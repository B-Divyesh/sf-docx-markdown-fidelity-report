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svg" ContentType="image/svg+xml"/>
  <Default Extension="bin" ContentType="application/octet-stream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>
  <w:body>
    <w:p>
      <w:pPr>
        <w:pStyle w:val="Heading1"/>
      </w:pPr>
      <w:r>
        <w:t>North Ridge Field Guide</w:t>
      </w:r>
    </w:p>
    <w:p>
      <w:r>
        <w:t>Use this guide </w:t>
      </w:r>
      <w:r>
        <w:rPr>
          <w:b/>
        </w:rPr>
        <w:t>before the trail opens</w:t>
      </w:r>
      <w:r>
        <w:t>. Read the </w:t>
      </w:r>
      <w:hyperlink r:id="rId7">
        <w:r>
          <w:rPr>
            <w:i/>
          </w:rPr>
          <w:t>trail notices</w:t>
        </w:r>
      </w:hyperlink>
      <w:commentRangeStart w:id="0"/>
      <w:r>
        <w:t>. Check the ridge after heavy rain.</w:t>
      </w:r>
      <w:commentRangeEnd w:id="0"/>
    </w:p>
    <w:p>
      <w:pPr>
        <w:pStyle w:val="SurveyNote"/>
      </w:pPr>
      <w:r>
        <w:t>Conditions change near marker seven.</w:t>
      </w:r>
    </w:p>
    <w:p>
      <w:r>
        <w:t>The lower bridge is </w:t>
      </w:r>
      <w:del w:id="4">
        <w:r>
          <w:delText>closed</w:delText>
        </w:r>
      </w:del>
      <w:ins w:id="5">
        <w:r>
          <w:t>open for foot traffic</w:t>
        </w:r>
      </w:ins>
      <w:r>
        <w:t>.</w:t>
      </w:r>
    </w:p>
    <w:tbl>
      <w:tr>
        <w:tc>
          <w:p>
            <w:r>
              <w:t>Marker</w:t>
            </w:r>
          </w:p>
        </w:tc>
        <w:tc>
          <w:p>
            <w:r>
              <w:t>Action</w:t>
            </w:r>
          </w:p>
        </w:tc>
      </w:tr>
      <w:tr>
        <w:tc>
          <w:p>
            <w:r>
              <w:t>R7</w:t>
            </w:r>
          </w:p>
        </w:tc>
        <w:tc>
          <w:p>
            <w:r>
              <w:t>Inspect drainage</w:t>
            </w:r>
          </w:p>
        </w:tc>
      </w:tr>
      <w:tr>
        <w:tc>
          <w:p>
            <w:r>
              <w:t>B2</w:t>
            </w:r>
          </w:p>
        </w:tc>
        <w:tc>
          <w:p>
            <w:r>
              <w:t>Photograph bridge</w:t>
            </w:r>
          </w:p>
        </w:tc>
      </w:tr>
    </w:tbl>
    <w:p>
      <w:r>
        <w:t>Map overview </w:t>
      </w:r>
      <w:r>
        <w:drawing>
          <a:blip r:embed="rId5"/>
        </w:drawing>
      </w:r>
    </w:p>
    <w:p>
      <w:r>
        <w:t>Survey source</w:t>
        <w:footnoteReference w:id="2"/>
      </w:r>
    </w:p>
    <w:p>
      <w:r>
        <w:t>Legacy checklist: </w:t>
        <w:object>
          <w:oleObject r:id="rId6"/>
        </w:object>
      </w:r>
    </w:p>
    <w:sectPr/>
  </w:body>
</w:document>
</file>

<file path=word/comments.xml><?xml version="1.0" encoding="utf-8"?>
<w:comments xmlns:w="http://schemas.openxmlformats.org/wordprocessingml/2006/main">
  <w:comment w:id="0" w:author="Avery Chen">
    <w:p>
      <w:r>
        <w:t>Confirm this after the September survey.</w:t>
      </w:r>
    </w:p>
  </w:comment>
</w:comments>
</file>

<file path=word/footnotes.xml><?xml version="1.0" encoding="utf-8"?>
<w:footnotes xmlns:w="http://schemas.openxmlformats.org/wordprocessingml/2006/main">
  <w:footnote w:id="2">
    <w:p>
      <w:r>
        <w:t>North Ridge survey, 14 August 2026.</w:t>
      </w:r>
    </w:p>
  </w:footnote>
</w:footnotes>
</file>

<file path=word/styles.xml><?xml version="1.0" encoding="utf-8"?>
<w:styles xmlns:w="http://schemas.openxmlformats.org/wordprocessingml/2006/main">
  <w:style w:type="paragraph" w:styleId="Normal">
    <w:name w:val="Normal"/>
  </w:style>
  <w:style w:type="paragraph" w:styleId="Heading1">
    <w:name w:val="heading 1"/>
  </w:style>
  <w:style w:type="paragraph" w:customStyle="1" w:styleId="SurveyNote">
    <w:name w:val="Survey note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comments" Target="comments.xml"/>
  <Relationship Id="rId3" Type="http://schemas.openxmlformats.org/officeDocument/2006/relationships/footnotes" Target="footnotes.xml"/>
  <Relationship Id="rId5" Type="http://schemas.openxmlformats.org/officeDocument/2006/relationships/image" Target="media/trail-map.svg"/>
  <Relationship Id="rId6" Type="http://schemas.openxmlformats.org/officeDocument/2006/relationships/oleObject" Target="embeddings/checklist.bin"/>
  <Relationship Id="rId7" Type="http://schemas.openxmlformats.org/officeDocument/2006/relationships/hyperlink" Target="https://example.com/trail-notices" TargetMode="External"/>
</Relationships>

</file>